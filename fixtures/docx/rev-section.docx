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29A9" w14:textId="77777777" w:rsidR="00C41879" w:rsidRDefault="00C41879">
      <w:pPr>
        <w:rPr>
          <w:ins w:id="0" w:author="Author A" w:date="2026-10-11T18:21:00Z" w16du:dateUtc="2026-10-11T17:21:00Z"/>
        </w:rPr>
        <w:sectPr w:rsidR="00C41879" w:rsidSect="00C41879">
          <w:pgSz w:w="16838" w:h="11906" w:orient="landscape"/>
          <w:pgMar w:top="1440" w:right="1440" w:bottom="1440" w:left="1800" w:header="708" w:footer="708" w:gutter="0"/>
          <w:cols w:space="708"/>
          <w:docGrid w:linePitch="360"/>
        </w:sectPr>
      </w:pPr>
      <w:r>
        <w:t>Section one text.</w:t>
      </w:r>
    </w:p>
    <w:p w14:paraId="044FB4E8" w14:textId="77777777" w:rsidR="00C41879" w:rsidRDefault="00C41879"/>
    <w:p w14:paraId="0B011D29" w14:textId="00DBEB59" w:rsidR="005D741B" w:rsidRDefault="00C41879">
      <w:r>
        <w:t>Section two text.</w:t>
      </w:r>
    </w:p>
    <w:sectPr w:rsidR="005D741B" w:rsidSect="00C41879">
      <w:pgSz w:w="16838" w:h="11906" w:orient="landscape"/>
      <w:pgMar w:top="1440" w:right="1440" w:bottom="1440" w:left="1800" w:header="708" w:footer="708" w:gutter="0"/>
      <w:cols w:space="708"/>
      <w:docGrid w:linePitch="360"/>
      <w:sectPrChange w:id="1" w:author="Author A" w:date="2026-10-11T18:21:00Z" w16du:dateUtc="2026-10-11T17:21:00Z">
        <w:sectPr w:rsidR="005D741B" w:rsidSect="00C41879">
          <w:pgSz w:w="11906" w:h="16838" w:orient="portrait"/>
          <w:pgMar w:top="1440" w:right="1440" w:bottom="1440" w:left="1440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79"/>
    <w:rsid w:val="005125AD"/>
    <w:rsid w:val="005D741B"/>
    <w:rsid w:val="00A1796A"/>
    <w:rsid w:val="00C41879"/>
    <w:rsid w:val="00CB781D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85F2"/>
  <w15:chartTrackingRefBased/>
  <w15:docId w15:val="{90C8ABAA-3244-4350-9931-596A1877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79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C418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2026-10-11T17:21:00Z</dcterms:created>
  <dcterms:modified xsi:type="dcterms:W3CDTF">2026-10-11T17:21:00Z</dcterms:modified>
</cp:coreProperties>
</file>