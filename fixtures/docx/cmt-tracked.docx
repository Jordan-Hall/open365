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99FC3" w14:textId="3F4A1BF2" w:rsidR="00AE3405" w:rsidRDefault="00AE3405">
      <w:r>
        <w:t xml:space="preserve">Comment on </w:t>
      </w:r>
      <w:commentRangeStart w:id="0"/>
      <w:r>
        <w:t>tracked</w:t>
      </w:r>
      <w:ins w:id="1" w:author="Author A" w:date="2026-10-11T15:20:00Z" w16du:dateUtc="2026-10-11T14:20:00Z">
        <w:r>
          <w:t xml:space="preserve"> new</w:t>
        </w:r>
      </w:ins>
      <w:commentRangeEnd w:id="0"/>
      <w:r>
        <w:rPr>
          <w:rStyle w:val="CommentReference"/>
          <w:sz w:val="22"/>
          <w:szCs w:val="22"/>
        </w:rPr>
        <w:commentReference w:id="0"/>
      </w:r>
      <w:r>
        <w:t xml:space="preserve"> text here.</w:t>
      </w:r>
    </w:p>
    <w:p w14:paraId="73056975" w14:textId="60F55498" w:rsidR="005D741B" w:rsidRDefault="00AE3405">
      <w:commentRangeStart w:id="2"/>
      <w:r>
        <w:t xml:space="preserve">Second </w:t>
      </w:r>
      <w:del w:id="3" w:author="Author A" w:date="2026-10-11T15:20:00Z" w16du:dateUtc="2026-10-11T14:20:00Z">
        <w:r w:rsidDel="00AE3405">
          <w:delText xml:space="preserve">paragraph </w:delText>
        </w:r>
      </w:del>
      <w:r>
        <w:t>text.</w:t>
      </w:r>
      <w:commentRangeEnd w:id="2"/>
      <w:r>
        <w:rPr>
          <w:rStyle w:val="CommentReference"/>
          <w:sz w:val="22"/>
          <w:szCs w:val="22"/>
        </w:rPr>
        <w:commentReference w:id="2"/>
      </w:r>
    </w:p>
    <w:sectPr w:rsidR="005D7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hor A" w:date="2026-10-11T15:20:00Z" w:initials="AA">
    <w:p w14:paraId="231BE629" w14:textId="00827EA5" w:rsidR="00AE3405" w:rsidRDefault="00AE3405">
      <w:pPr>
        <w:pStyle w:val="CommentText"/>
      </w:pPr>
      <w:r>
        <w:rPr>
          <w:rStyle w:val="CommentReference"/>
        </w:rPr>
        <w:annotationRef/>
      </w:r>
      <w:r>
        <w:t>Comment over an insertion</w:t>
      </w:r>
    </w:p>
  </w:comment>
  <w:comment w:id="2" w:author="Author A" w:date="2026-10-11T15:20:00Z" w:initials="AA">
    <w:p w14:paraId="19440D1C" w14:textId="39C6D28C" w:rsidR="00AE3405" w:rsidRDefault="00AE3405">
      <w:pPr>
        <w:pStyle w:val="CommentText"/>
      </w:pPr>
      <w:r>
        <w:rPr>
          <w:rStyle w:val="CommentReference"/>
        </w:rPr>
        <w:annotationRef/>
      </w:r>
      <w:r>
        <w:t>Comment over a deletion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31BE629" w15:done="0"/>
  <w15:commentEx w15:paraId="19440D1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A2A606D" w16cex:dateUtc="2026-10-11T14:20:00Z"/>
  <w16cex:commentExtensible w16cex:durableId="28D2A1E5" w16cex:dateUtc="2026-10-11T14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31BE629" w16cid:durableId="3A2A606D"/>
  <w16cid:commentId w16cid:paraId="19440D1C" w16cid:durableId="28D2A1E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Author A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405"/>
    <w:rsid w:val="002F41F4"/>
    <w:rsid w:val="005125AD"/>
    <w:rsid w:val="005D741B"/>
    <w:rsid w:val="00A1796A"/>
    <w:rsid w:val="00AE3405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A9220"/>
  <w15:chartTrackingRefBased/>
  <w15:docId w15:val="{02122383-C36B-473D-A6CC-8C2B45032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4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4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4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4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405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AE340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E34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34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340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34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340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2026-10-11T14:20:00Z</dcterms:created>
  <dcterms:modified xsi:type="dcterms:W3CDTF">2026-10-11T14:20:00Z</dcterms:modified>
</cp:coreProperties>
</file>