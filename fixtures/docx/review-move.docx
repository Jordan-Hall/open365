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>
      <w:moveFromRangeStart w:id="118" w:name="move1" w:author="Reviewer A" w:date="2026-01-02T03:04:00Z"/>
      <w:moveFrom w:id="120" w:author="Reviewer A" w:date="2026-01-02T03:04:00Z">
        <w:r>
          <w:t xml:space="preserve">Moved sentence. </w:t>
        </w:r>
      </w:moveFrom>
      <w:moveFromRangeEnd w:id="118"/>
      <w:r>
        <w:t xml:space="preserve">Stay A. </w:t>
      </w:r>
    </w:p>
    <w:p>
      <w:r>
        <w:t xml:space="preserve">Stay B. </w:t>
      </w:r>
      <w:moveToRangeStart w:id="119" w:name="move1" w:author="Reviewer A" w:date="2026-01-02T03:04:00Z"/>
      <w:moveTo w:id="121" w:author="Reviewer A" w:date="2026-01-02T03:04:00Z">
        <w:r>
          <w:t xml:space="preserve">Moved sentence. </w:t>
        </w:r>
      </w:moveTo>
      <w:moveToRangeEnd w:id="119"/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styles" Target="styles.xml"/></Relationships>
</file>