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  <w:cellIns w:id="712" w:author="Author A" w:date="2026-01-02T03:04:00Z"/>
          </w:tcPr>
          <w:p>
            <w:ins w:id="711" w:author="Author A" w:date="2026-01-02T03:04:00Z">
              <w:r>
                <w:t xml:space="preserve">A2 new</w:t>
              </w:r>
            </w:ins>
          </w:p>
        </w:tc>
        <w:tc>
          <w:tcPr>
            <w:tcW w:w="2000" w:type="dxa"/>
            <w:cellIns w:id="714" w:author="Author A" w:date="2026-01-02T03:04:00Z"/>
          </w:tcPr>
          <w:p>
            <w:ins w:id="713" w:author="Author A" w:date="2026-01-02T03:04:00Z">
              <w:r>
                <w:t xml:space="preserve">B2 new</w:t>
              </w:r>
            </w:ins>
          </w:p>
        </w:tc>
        <w:tc>
          <w:tcPr>
            <w:tcW w:w="2000" w:type="dxa"/>
            <w:cellIns w:id="716" w:author="Author A" w:date="2026-01-02T03:04:00Z"/>
          </w:tcPr>
          <w:p>
            <w:ins w:id="715" w:author="Author A" w:date="2026-01-02T03:04:00Z">
              <w:r>
                <w:t xml:space="preserve">C2 new</w:t>
              </w:r>
            </w:ins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