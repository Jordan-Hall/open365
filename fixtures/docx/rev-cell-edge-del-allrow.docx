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Before</w:t>
      </w:r>
    </w:p>
    <w:tbl>
      <w:tblPr>
        <w:tblW w:w="0" w:type="auto"/>
      </w:tblPr>
      <w:tblGrid>
        <w:gridCol w:w="2000"/>
        <w:gridCol w:w="2000"/>
        <w:gridCol w:w="2000"/>
      </w:tblGrid>
      <w:tr>
        <w:tc>
          <w:tcPr>
            <w:tcW w:w="2000" w:type="dxa"/>
          </w:tcPr>
          <w:p>
            <w:r>
              <w:t xml:space="preserve">A1</w:t>
            </w:r>
          </w:p>
        </w:tc>
        <w:tc>
          <w:tcPr>
            <w:tcW w:w="2000" w:type="dxa"/>
          </w:tcPr>
          <w:p>
            <w:r>
              <w:t xml:space="preserve">B1</w:t>
            </w:r>
          </w:p>
        </w:tc>
        <w:tc>
          <w:tcPr>
            <w:tcW w:w="2000" w:type="dxa"/>
          </w:tcPr>
          <w:p>
            <w:r>
              <w:t xml:space="preserve">C1</w:t>
            </w:r>
          </w:p>
        </w:tc>
      </w:tr>
      <w:tr>
        <w:tc>
          <w:tcPr>
            <w:tcW w:w="2000" w:type="dxa"/>
            <w:cellDel w:id="726" w:author="Author A" w:date="2026-01-02T03:04:00Z"/>
          </w:tcPr>
          <w:p>
            <w:del w:id="725" w:author="Author A" w:date="2026-01-02T03:04:00Z">
              <w:r>
                <w:delText xml:space="preserve">A2 old</w:delText>
              </w:r>
            </w:del>
          </w:p>
        </w:tc>
        <w:tc>
          <w:tcPr>
            <w:tcW w:w="2000" w:type="dxa"/>
            <w:cellDel w:id="728" w:author="Author A" w:date="2026-01-02T03:04:00Z"/>
          </w:tcPr>
          <w:p>
            <w:del w:id="727" w:author="Author A" w:date="2026-01-02T03:04:00Z">
              <w:r>
                <w:delText xml:space="preserve">B2 old</w:delText>
              </w:r>
            </w:del>
          </w:p>
        </w:tc>
        <w:tc>
          <w:tcPr>
            <w:tcW w:w="2000" w:type="dxa"/>
            <w:cellDel w:id="730" w:author="Author A" w:date="2026-01-02T03:04:00Z"/>
          </w:tcPr>
          <w:p>
            <w:del w:id="729" w:author="Author A" w:date="2026-01-02T03:04:00Z">
              <w:r>
                <w:delText xml:space="preserve">C2 old</w:delText>
              </w:r>
            </w:del>
          </w:p>
        </w:tc>
      </w:tr>
    </w:tbl>
    <w:p>
      <w:r>
        <w:t xml:space="preserve">After</w:t>
      </w:r>
    </w:p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docDefaults>
    <w:rPrDefault>
      <w:rPr>
        <w:sz w:val="22"/>
      </w:rPr>
    </w:rPrDefault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<Relationship Id="rId9" Type="http://schemas.openxmlformats.org/officeDocument/2006/relationships/styles" Target="styles.xml"/></Relationships>
</file>