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A36E" w14:textId="303DCF8B" w:rsidR="00424ABF" w:rsidRDefault="00424ABF">
      <w:r>
        <w:t xml:space="preserve">Alpha </w:t>
      </w:r>
      <w:del w:id="0" w:author="Author A" w:date="2026-10-11T16:34:00Z" w16du:dateUtc="2026-10-11T15:34:00Z">
        <w:r w:rsidDel="00424ABF">
          <w:delText xml:space="preserve">beta </w:delText>
        </w:r>
      </w:del>
      <w:ins w:id="1" w:author="Author B" w:date="2026-10-11T16:34:00Z" w16du:dateUtc="2026-10-11T15:34:00Z">
        <w:r>
          <w:t>GAMMA</w:t>
        </w:r>
      </w:ins>
      <w:del w:id="2" w:author="Author A" w:date="2026-10-11T16:34:00Z" w16du:dateUtc="2026-10-11T15:34:00Z">
        <w:r w:rsidDel="00424ABF">
          <w:delText>gamma</w:delText>
        </w:r>
      </w:del>
      <w:r>
        <w:t xml:space="preserve"> delta epsilon</w:t>
      </w:r>
      <w:ins w:id="3" w:author="Author B" w:date="2026-10-11T16:34:00Z" w16du:dateUtc="2026-10-11T15:34:00Z">
        <w:r>
          <w:t xml:space="preserve"> zeta</w:t>
        </w:r>
      </w:ins>
      <w:r>
        <w:t>.</w:t>
      </w:r>
    </w:p>
    <w:p w14:paraId="6CE4830E" w14:textId="333FD4EB" w:rsidR="00424ABF" w:rsidRDefault="00424ABF">
      <w:r>
        <w:t xml:space="preserve">Second </w:t>
      </w:r>
      <w:r w:rsidRPr="00424ABF">
        <w:rPr>
          <w:b/>
          <w:rPrChange w:id="4" w:author="Author A" w:date="2026-10-11T16:34:00Z" w16du:dateUtc="2026-10-11T15:34:00Z">
            <w:rPr/>
          </w:rPrChange>
        </w:rPr>
        <w:t>line</w:t>
      </w:r>
      <w:r>
        <w:t xml:space="preserve"> of </w:t>
      </w:r>
      <w:del w:id="5" w:author="Author B" w:date="2026-10-11T16:34:00Z" w16du:dateUtc="2026-10-11T15:34:00Z">
        <w:r w:rsidDel="00424ABF">
          <w:delText xml:space="preserve">text </w:delText>
        </w:r>
      </w:del>
      <w:r>
        <w:t>here.</w:t>
      </w:r>
    </w:p>
    <w:p w14:paraId="1C079441" w14:textId="32D8118A" w:rsidR="00424ABF" w:rsidDel="00424ABF" w:rsidRDefault="00424ABF">
      <w:pPr>
        <w:rPr>
          <w:del w:id="6" w:author="Author A" w:date="2026-10-11T16:34:00Z" w16du:dateUtc="2026-10-11T15:34:00Z"/>
        </w:rPr>
      </w:pPr>
      <w:del w:id="7" w:author="Author B" w:date="2026-10-11T16:34:00Z" w16du:dateUtc="2026-10-11T15:34:00Z">
        <w:r w:rsidDel="00424ABF">
          <w:delText>Third line goes.</w:delText>
        </w:r>
      </w:del>
    </w:p>
    <w:p w14:paraId="6FB42BCE" w14:textId="77777777" w:rsidR="00424ABF" w:rsidRDefault="00424ABF">
      <w:pPr>
        <w:rPr>
          <w:ins w:id="8" w:author="Author A" w:date="2026-10-11T16:34:00Z" w16du:dateUtc="2026-10-11T15:34:00Z"/>
        </w:rPr>
      </w:pPr>
    </w:p>
    <w:p w14:paraId="4E342FE6" w14:textId="6E016F0D" w:rsidR="005D741B" w:rsidRDefault="00424ABF">
      <w:ins w:id="9" w:author="Author B" w:date="2026-10-11T16:34:00Z" w16du:dateUtc="2026-10-11T15:34:00Z">
        <w:r>
          <w:t>Inserted last</w:t>
        </w:r>
      </w:ins>
      <w:r>
        <w:t>Fourth line stays.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BF"/>
    <w:rsid w:val="00424ABF"/>
    <w:rsid w:val="005125AD"/>
    <w:rsid w:val="005D741B"/>
    <w:rsid w:val="009F2CA6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A906"/>
  <w15:chartTrackingRefBased/>
  <w15:docId w15:val="{435DA11E-F8EC-4462-9EB5-7047483E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BF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24A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2026-10-11T15:34:00Z</dcterms:created>
  <dcterms:modified xsi:type="dcterms:W3CDTF">2026-10-11T15:34:00Z</dcterms:modified>
</cp:coreProperties>
</file>