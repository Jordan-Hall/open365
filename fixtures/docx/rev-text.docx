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6992D" w14:textId="3DC066D3" w:rsidR="002F20FB" w:rsidRDefault="002F20FB">
      <w:r>
        <w:t>The quick</w:t>
      </w:r>
      <w:ins w:id="0" w:author="Author A" w:date="2026-10-11T18:21:00Z" w16du:dateUtc="2026-10-11T17:21:00Z">
        <w:r>
          <w:t xml:space="preserve"> very</w:t>
        </w:r>
      </w:ins>
      <w:r>
        <w:t xml:space="preserve"> </w:t>
      </w:r>
      <w:del w:id="1" w:author="Author A" w:date="2026-10-11T18:21:00Z" w16du:dateUtc="2026-10-11T17:21:00Z">
        <w:r w:rsidDel="002F20FB">
          <w:delText xml:space="preserve">brown </w:delText>
        </w:r>
      </w:del>
      <w:r>
        <w:t xml:space="preserve">fox jumps over the </w:t>
      </w:r>
      <w:ins w:id="2" w:author="Author A" w:date="2026-10-11T18:21:00Z" w16du:dateUtc="2026-10-11T17:21:00Z">
        <w:r>
          <w:t>sleepy</w:t>
        </w:r>
      </w:ins>
      <w:del w:id="3" w:author="Author A" w:date="2026-10-11T18:21:00Z" w16du:dateUtc="2026-10-11T17:21:00Z">
        <w:r w:rsidDel="002F20FB">
          <w:delText>lazy</w:delText>
        </w:r>
      </w:del>
      <w:r>
        <w:t xml:space="preserve"> dog.</w:t>
      </w:r>
    </w:p>
    <w:p w14:paraId="69DCABF1" w14:textId="22674531" w:rsidR="002F20FB" w:rsidDel="002F20FB" w:rsidRDefault="002F20FB">
      <w:pPr>
        <w:rPr>
          <w:del w:id="4" w:author="Author A" w:date="2026-10-11T18:21:00Z" w16du:dateUtc="2026-10-11T17:21:00Z"/>
        </w:rPr>
      </w:pPr>
      <w:del w:id="5" w:author="Author A" w:date="2026-10-11T18:21:00Z" w16du:dateUtc="2026-10-11T17:21:00Z">
        <w:r w:rsidDel="002F20FB">
          <w:delText>Second paragraph here.</w:delText>
        </w:r>
      </w:del>
    </w:p>
    <w:p w14:paraId="6149C6E2" w14:textId="454926EE" w:rsidR="002F20FB" w:rsidRDefault="002F20FB">
      <w:del w:id="6" w:author="Author A" w:date="2026-10-11T18:21:00Z" w16du:dateUtc="2026-10-11T17:21:00Z">
        <w:r w:rsidDel="002F20FB">
          <w:delText xml:space="preserve">Third </w:delText>
        </w:r>
      </w:del>
      <w:r>
        <w:t>paragraph here.</w:t>
      </w:r>
    </w:p>
    <w:p w14:paraId="7CFB7A00" w14:textId="121C87AF" w:rsidR="005D741B" w:rsidRDefault="002F20FB">
      <w:pPr>
        <w:rPr>
          <w:ins w:id="7" w:author="Author A" w:date="2026-10-11T18:21:00Z" w16du:dateUtc="2026-10-11T17:21:00Z"/>
        </w:rPr>
      </w:pPr>
      <w:r>
        <w:t>Fourth paragraph here</w:t>
      </w:r>
      <w:ins w:id="8" w:author="Author A" w:date="2026-10-11T18:21:00Z" w16du:dateUtc="2026-10-11T17:21:00Z">
        <w:r>
          <w:t xml:space="preserve"> and more</w:t>
        </w:r>
      </w:ins>
      <w:r>
        <w:t>.</w:t>
      </w:r>
    </w:p>
    <w:p w14:paraId="0EB4DE1B" w14:textId="5804C05E" w:rsidR="002F20FB" w:rsidRDefault="002F20FB">
      <w:ins w:id="9" w:author="Author A" w:date="2026-10-11T18:21:00Z" w16du:dateUtc="2026-10-11T17:21:00Z">
        <w:r>
          <w:t>Fifth inserted paragraph.</w:t>
        </w:r>
      </w:ins>
    </w:p>
    <w:sectPr w:rsidR="002F2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 A">
    <w15:presenceInfo w15:providerId="None" w15:userId="Author 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Author A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0FB"/>
    <w:rsid w:val="002F20FB"/>
    <w:rsid w:val="005125AD"/>
    <w:rsid w:val="005D741B"/>
    <w:rsid w:val="00A1796A"/>
    <w:rsid w:val="00CB781D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25453"/>
  <w15:chartTrackingRefBased/>
  <w15:docId w15:val="{59F8C9F6-B115-4957-9D9D-5135A12B5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0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0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0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0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0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0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0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0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0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0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0FB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2F20F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1</cp:revision>
  <dcterms:created xsi:type="dcterms:W3CDTF">2026-10-11T17:21:00Z</dcterms:created>
  <dcterms:modified xsi:type="dcterms:W3CDTF">2026-10-11T17:21:00Z</dcterms:modified>
</cp:coreProperties>
</file>