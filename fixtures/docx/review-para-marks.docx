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pPr>
        <w:jc w:val="center"/>
        <w:rPr>
          <w:ins w:id="111" w:author="Reviewer A" w:date="2026-01-02T03:04:00Z"/>
        </w:rPr>
      </w:pPr>
      <w:r>
        <w:t xml:space="preserve">First paragraph</w:t>
      </w:r>
    </w:p>
    <w:p>
      <w:pPr>
        <w:jc w:val="right"/>
      </w:pPr>
      <w:r>
        <w:t xml:space="preserve">Second paragraph</w:t>
      </w:r>
    </w:p>
    <w:p>
      <w:pPr>
        <w:jc w:val="left"/>
        <w:rPr>
          <w:del w:id="112" w:author="Reviewer A" w:date="2026-01-02T03:04:00Z"/>
        </w:rPr>
      </w:pPr>
      <w:r>
        <w:t xml:space="preserve">Third paragraph</w:t>
      </w:r>
    </w:p>
    <w:p>
      <w:pPr>
        <w:jc w:val="right"/>
      </w:pPr>
      <w:r>
        <w:t xml:space="preserve">Fourth paragraph</w:t>
      </w:r>
    </w:p>
    <w:p>
      <w:pPr>
        <w:jc w:val="center"/>
        <w:rPr>
          <w:del w:id="113" w:author="Reviewer A" w:date="2026-01-02T03:04:00Z"/>
        </w:rPr>
      </w:pPr>
    </w:p>
    <w:p>
      <w:pPr>
        <w:jc w:val="right"/>
      </w:pPr>
      <w:r>
        <w:t xml:space="preserve">Sixth paragraph</w:t>
      </w:r>
    </w:p>
    <w:p>
      <w:r>
        <w:t xml:space="preserve">Last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