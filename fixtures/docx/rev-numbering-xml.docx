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  <w:numberingChange w:id="701" w:author="Author A" w:date="2026-01-02T03:04:00Z" w:original="%1."/>
          <w:ins w:id="702" w:author="Author A" w:date="2026-01-02T03:04:00Z"/>
        </w:numPr>
      </w:pPr>
      <w:r>
        <w:t xml:space="preserve">Numbered by tracked change</w:t>
      </w:r>
    </w:p>
    <w:p>
      <w:r>
        <w:t xml:space="preserve">Plain paragraph</w:t>
      </w:r>
    </w:p>
    <w:p>
      <w:pPr>
        <w:numPr>
          <w:ilvl w:val="1"/>
          <w:numId w:val="1"/>
        </w:numPr>
        <w:pPrChange w:id="703" w:author="Author A" w:date="2026-01-02T03:04:00Z">
          <w:pPr>
            <w:numPr>
              <w:ilvl w:val="0"/>
              <w:numId w:val="1"/>
            </w:numPr>
          </w:pPr>
        </w:pPrChange>
      </w:pPr>
      <w:r>
        <w:t xml:space="preserve">Level change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numbering" Target="numbering.xml"/></Relationships>
</file>