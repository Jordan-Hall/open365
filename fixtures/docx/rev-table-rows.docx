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85B3" w14:textId="77777777" w:rsidR="006C60E6" w:rsidRDefault="006C60E6">
      <w:r>
        <w:t>Before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C60E6" w14:paraId="609EED46" w14:textId="77777777" w:rsidTr="006C60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FF70AA9" w14:textId="6A0F29A7" w:rsidR="006C60E6" w:rsidRDefault="006C60E6">
            <w:r>
              <w:t>R1C1</w:t>
            </w:r>
          </w:p>
        </w:tc>
        <w:tc>
          <w:tcPr>
            <w:tcW w:w="3009" w:type="dxa"/>
          </w:tcPr>
          <w:p w14:paraId="5360C412" w14:textId="62BDE979" w:rsidR="006C60E6" w:rsidRDefault="006C60E6">
            <w:r>
              <w:t>R1C2</w:t>
            </w:r>
          </w:p>
        </w:tc>
        <w:tc>
          <w:tcPr>
            <w:tcW w:w="3009" w:type="dxa"/>
          </w:tcPr>
          <w:p w14:paraId="424EB5BD" w14:textId="2AB29FD3" w:rsidR="006C60E6" w:rsidRDefault="006C60E6">
            <w:r>
              <w:t>R1C3</w:t>
            </w:r>
          </w:p>
        </w:tc>
      </w:tr>
      <w:tr w:rsidR="006C60E6" w14:paraId="60E8FB37" w14:textId="77777777" w:rsidTr="006C60E6">
        <w:tblPrEx>
          <w:tblCellMar>
            <w:top w:w="0" w:type="dxa"/>
            <w:bottom w:w="0" w:type="dxa"/>
          </w:tblCellMar>
        </w:tblPrEx>
        <w:trPr>
          <w:ins w:id="0" w:author="Author A" w:date="2026-10-11T18:21:00Z" w16du:dateUtc="2026-10-11T17:21:00Z"/>
        </w:trPr>
        <w:tc>
          <w:tcPr>
            <w:tcW w:w="3008" w:type="dxa"/>
          </w:tcPr>
          <w:p w14:paraId="0A25232C" w14:textId="5119E2F1" w:rsidR="006C60E6" w:rsidRDefault="006C60E6">
            <w:pPr>
              <w:rPr>
                <w:ins w:id="1" w:author="Author A" w:date="2026-10-11T18:21:00Z" w16du:dateUtc="2026-10-11T17:21:00Z"/>
              </w:rPr>
            </w:pPr>
            <w:ins w:id="2" w:author="Author A" w:date="2026-10-11T18:21:00Z" w16du:dateUtc="2026-10-11T17:21:00Z">
              <w:r>
                <w:t>New</w:t>
              </w:r>
            </w:ins>
          </w:p>
        </w:tc>
        <w:tc>
          <w:tcPr>
            <w:tcW w:w="3009" w:type="dxa"/>
          </w:tcPr>
          <w:p w14:paraId="4DC311BF" w14:textId="77777777" w:rsidR="006C60E6" w:rsidRDefault="006C60E6">
            <w:pPr>
              <w:rPr>
                <w:ins w:id="3" w:author="Author A" w:date="2026-10-11T18:21:00Z" w16du:dateUtc="2026-10-11T17:21:00Z"/>
              </w:rPr>
            </w:pPr>
          </w:p>
        </w:tc>
        <w:tc>
          <w:tcPr>
            <w:tcW w:w="3009" w:type="dxa"/>
          </w:tcPr>
          <w:p w14:paraId="4F8CA028" w14:textId="77777777" w:rsidR="006C60E6" w:rsidRDefault="006C60E6">
            <w:pPr>
              <w:rPr>
                <w:ins w:id="4" w:author="Author A" w:date="2026-10-11T18:21:00Z" w16du:dateUtc="2026-10-11T17:21:00Z"/>
              </w:rPr>
            </w:pPr>
          </w:p>
        </w:tc>
      </w:tr>
      <w:tr w:rsidR="006C60E6" w14:paraId="4FC02E2A" w14:textId="77777777" w:rsidTr="006C60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C01798F" w14:textId="21AA2577" w:rsidR="006C60E6" w:rsidRDefault="006C60E6">
            <w:r>
              <w:t>R2C1</w:t>
            </w:r>
          </w:p>
        </w:tc>
        <w:tc>
          <w:tcPr>
            <w:tcW w:w="3009" w:type="dxa"/>
          </w:tcPr>
          <w:p w14:paraId="6FA148B3" w14:textId="176C0878" w:rsidR="006C60E6" w:rsidRDefault="006C60E6">
            <w:r>
              <w:t>R2C2</w:t>
            </w:r>
          </w:p>
        </w:tc>
        <w:tc>
          <w:tcPr>
            <w:tcW w:w="3009" w:type="dxa"/>
          </w:tcPr>
          <w:p w14:paraId="196EEE7F" w14:textId="268DACF3" w:rsidR="006C60E6" w:rsidRDefault="006C60E6">
            <w:r>
              <w:t>R2C3</w:t>
            </w:r>
          </w:p>
        </w:tc>
      </w:tr>
      <w:tr w:rsidR="006C60E6" w:rsidDel="006C60E6" w14:paraId="196C47E7" w14:textId="50B882AD" w:rsidTr="006C60E6">
        <w:tblPrEx>
          <w:tblCellMar>
            <w:top w:w="0" w:type="dxa"/>
            <w:bottom w:w="0" w:type="dxa"/>
          </w:tblCellMar>
        </w:tblPrEx>
        <w:trPr>
          <w:del w:id="5" w:author="Author A" w:date="2026-10-11T18:21:00Z" w16du:dateUtc="2026-10-11T17:21:00Z"/>
        </w:trPr>
        <w:tc>
          <w:tcPr>
            <w:tcW w:w="3008" w:type="dxa"/>
          </w:tcPr>
          <w:p w14:paraId="1AB7EBA9" w14:textId="24A1E06A" w:rsidR="006C60E6" w:rsidDel="006C60E6" w:rsidRDefault="006C60E6">
            <w:pPr>
              <w:rPr>
                <w:del w:id="6" w:author="Author A" w:date="2026-10-11T18:21:00Z" w16du:dateUtc="2026-10-11T17:21:00Z"/>
              </w:rPr>
            </w:pPr>
            <w:del w:id="7" w:author="Author A" w:date="2026-10-11T18:21:00Z" w16du:dateUtc="2026-10-11T17:21:00Z">
              <w:r w:rsidDel="006C60E6">
                <w:delText>R3C1</w:delText>
              </w:r>
            </w:del>
          </w:p>
        </w:tc>
        <w:tc>
          <w:tcPr>
            <w:tcW w:w="3009" w:type="dxa"/>
          </w:tcPr>
          <w:p w14:paraId="1CD8632D" w14:textId="1BEBAB07" w:rsidR="006C60E6" w:rsidDel="006C60E6" w:rsidRDefault="006C60E6">
            <w:pPr>
              <w:rPr>
                <w:del w:id="8" w:author="Author A" w:date="2026-10-11T18:21:00Z" w16du:dateUtc="2026-10-11T17:21:00Z"/>
              </w:rPr>
            </w:pPr>
            <w:del w:id="9" w:author="Author A" w:date="2026-10-11T18:21:00Z" w16du:dateUtc="2026-10-11T17:21:00Z">
              <w:r w:rsidDel="006C60E6">
                <w:delText>R3C2</w:delText>
              </w:r>
            </w:del>
          </w:p>
        </w:tc>
        <w:tc>
          <w:tcPr>
            <w:tcW w:w="3009" w:type="dxa"/>
          </w:tcPr>
          <w:p w14:paraId="34617257" w14:textId="78758D3E" w:rsidR="006C60E6" w:rsidDel="006C60E6" w:rsidRDefault="006C60E6">
            <w:pPr>
              <w:rPr>
                <w:del w:id="10" w:author="Author A" w:date="2026-10-11T18:21:00Z" w16du:dateUtc="2026-10-11T17:21:00Z"/>
              </w:rPr>
            </w:pPr>
            <w:del w:id="11" w:author="Author A" w:date="2026-10-11T18:21:00Z" w16du:dateUtc="2026-10-11T17:21:00Z">
              <w:r w:rsidDel="006C60E6">
                <w:delText>R3C3</w:delText>
              </w:r>
            </w:del>
          </w:p>
        </w:tc>
      </w:tr>
    </w:tbl>
    <w:p w14:paraId="0FDF878B" w14:textId="09A4EAEA" w:rsidR="005D741B" w:rsidRDefault="006C60E6">
      <w:r>
        <w:t>After table.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E6"/>
    <w:rsid w:val="005125AD"/>
    <w:rsid w:val="005D741B"/>
    <w:rsid w:val="006C60E6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4498"/>
  <w15:chartTrackingRefBased/>
  <w15:docId w15:val="{9123FA54-5AF9-42DA-9B70-416A851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E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C6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