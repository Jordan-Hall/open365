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  <w:cellDel w:id="702" w:author="Author A" w:date="2026-01-02T03:04:00Z"/>
          </w:tcPr>
          <w:p>
            <w:del w:id="701" w:author="Author A" w:date="2026-01-02T03:04:00Z">
              <w:r>
                <w:delText>B1 old</w:delText>
              </w:r>
            </w:del>
          </w:p>
        </w:tc>
        <w:tc>
          <w:tcPr>
            <w:tcW w:w="2000" w:type="dxa"/>
          </w:tcPr>
          <w:p>
            <w:r>
              <w:t xml:space="preserve">C1</w:t>
            </w:r>
          </w:p>
        </w:tc>
      </w:tr>
      <w:tr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