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vMerge/>
            <w:cellMerge w:id="744" w:author="Author A" w:date="2026-01-02T03:04:00Z" w:vMerge="rest" w:vMergeOrig="cont"/>
          </w:tcPr>
          <w:p/>
        </w:tc>
        <w:tc>
          <w:tcPr>
            <w:tcW w:w="2000" w:type="dxa"/>
            <w:cellIns w:id="746" w:author="Author A" w:date="2026-01-02T03:04:00Z"/>
          </w:tcPr>
          <w:p>
            <w:ins w:id="745" w:author="Author A" w:date="2026-01-02T03:04:00Z">
              <w:r>
                <w:t xml:space="preserve">B2 new</w:t>
              </w:r>
            </w:ins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