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r>
        <w:t xml:space="preserve">Before table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Kept left</w:t>
            </w:r>
          </w:p>
        </w:tc>
        <w:tc>
          <w:tcPr>
            <w:tcW w:w="4000" w:type="dxa"/>
          </w:tcPr>
          <w:p>
            <w:r>
              <w:t xml:space="preserve">Kept right</w:t>
            </w:r>
          </w:p>
        </w:tc>
      </w:tr>
      <w:tr>
        <w:trPr>
          <w:ins w:id="124" w:author="Reviewer A" w:date="2026-01-02T03:04:00Z"/>
        </w:trPr>
        <w:tc>
          <w:tcPr>
            <w:tcW w:w="4000" w:type="dxa"/>
          </w:tcPr>
          <w:p>
            <w:ins w:id="122" w:author="Reviewer A" w:date="2026-01-02T03:04:00Z">
              <w:r>
                <w:t xml:space="preserve">Added left</w:t>
              </w:r>
            </w:ins>
          </w:p>
        </w:tc>
        <w:tc>
          <w:tcPr>
            <w:tcW w:w="4000" w:type="dxa"/>
          </w:tcPr>
          <w:p>
            <w:ins w:id="123" w:author="Reviewer A" w:date="2026-01-02T03:04:00Z">
              <w:r>
                <w:t xml:space="preserve">Added right</w:t>
              </w:r>
            </w:ins>
          </w:p>
        </w:tc>
      </w:tr>
      <w:tr>
        <w:trPr>
          <w:del w:id="127" w:author="Reviewer A" w:date="2026-01-02T03:04:00Z"/>
        </w:trPr>
        <w:tc>
          <w:tcPr>
            <w:tcW w:w="4000" w:type="dxa"/>
          </w:tcPr>
          <w:p>
            <w:del w:id="125" w:author="Reviewer A" w:date="2026-01-02T03:04:00Z">
              <w:r>
                <w:delText xml:space="preserve">Removed left</w:delText>
              </w:r>
            </w:del>
          </w:p>
        </w:tc>
        <w:tc>
          <w:tcPr>
            <w:tcW w:w="4000" w:type="dxa"/>
          </w:tcPr>
          <w:p>
            <w:del w:id="126" w:author="Reviewer A" w:date="2026-01-02T03:04:00Z">
              <w:r>
                <w:delText xml:space="preserve">Removed right</w:delText>
              </w:r>
            </w:del>
          </w:p>
        </w:tc>
      </w:tr>
    </w:tbl>
    <w:p>
      <w:r>
        <w:t xml:space="preserve">After table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