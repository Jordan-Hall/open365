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AC17" w14:textId="77777777" w:rsidR="00D54F73" w:rsidRDefault="00D54F73">
      <w:pPr>
        <w:rPr>
          <w:ins w:id="0" w:author="Author A" w:date="2026-10-11T16:39:00Z" w16du:dateUtc="2026-10-11T15:39:00Z"/>
        </w:rPr>
        <w:sectPr w:rsidR="00D54F73" w:rsidSect="00D54F73">
          <w:pgSz w:w="11906" w:h="16838"/>
          <w:pgMar w:top="800" w:right="1440" w:bottom="1440" w:left="1440" w:header="708" w:footer="708" w:gutter="0"/>
          <w:cols w:space="708"/>
          <w:docGrid w:linePitch="360"/>
          <w:sectPrChange w:id="1" w:author="Author A" w:date="2026-10-11T16:39:00Z" w16du:dateUtc="2026-10-11T15:39:00Z">
            <w:sectPr w:rsidR="00D54F73" w:rsidSect="00D54F73">
              <w:pgMar w:top="1440" w:right="1440" w:bottom="1440" w:left="1440" w:header="708" w:footer="708" w:gutter="0"/>
            </w:sectPr>
          </w:sectPrChange>
        </w:sectPr>
      </w:pPr>
      <w:r>
        <w:t>Section one.</w:t>
      </w:r>
    </w:p>
    <w:p w14:paraId="06A00AE6" w14:textId="77777777" w:rsidR="00D54F73" w:rsidRDefault="00D54F73"/>
    <w:p w14:paraId="47B6BE66" w14:textId="77777777" w:rsidR="00D54F73" w:rsidRDefault="00D54F73">
      <w:pPr>
        <w:rPr>
          <w:ins w:id="2" w:author="Author A" w:date="2026-10-11T16:39:00Z" w16du:dateUtc="2026-10-11T15:39:00Z"/>
        </w:rPr>
        <w:sectPr w:rsidR="00D54F73" w:rsidSect="00D54F73">
          <w:pgSz w:w="16838" w:h="11906" w:orient="landscape"/>
          <w:pgMar w:top="1440" w:right="1440" w:bottom="1440" w:left="1440" w:header="708" w:footer="708" w:gutter="0"/>
          <w:cols w:space="708"/>
          <w:docGrid w:linePitch="360"/>
          <w:sectPrChange w:id="3" w:author="Author A" w:date="2026-10-11T16:39:00Z" w16du:dateUtc="2026-10-11T15:39:00Z">
            <w:sectPr w:rsidR="00D54F73" w:rsidSect="00D54F73">
              <w:pgSz w:w="11906" w:h="16838" w:orient="portrait"/>
              <w:pgMar w:top="1440" w:right="1440" w:bottom="1440" w:left="1440" w:header="708" w:footer="708" w:gutter="0"/>
            </w:sectPr>
          </w:sectPrChange>
        </w:sectPr>
      </w:pPr>
      <w:r>
        <w:t>Section two.</w:t>
      </w:r>
    </w:p>
    <w:p w14:paraId="4ECA247D" w14:textId="77777777" w:rsidR="00D54F73" w:rsidRDefault="00D54F73"/>
    <w:p w14:paraId="75864DB1" w14:textId="77777777" w:rsidR="00D54F73" w:rsidRDefault="00D54F73">
      <w:pPr>
        <w:rPr>
          <w:ins w:id="4" w:author="Author A" w:date="2026-10-11T16:39:00Z" w16du:dateUtc="2026-10-11T15:39:00Z"/>
        </w:rPr>
        <w:sectPr w:rsidR="00D54F73" w:rsidSect="00D54F73">
          <w:type w:val="nextPage"/>
          <w:pgSz w:w="11906" w:h="16838"/>
          <w:pgMar w:top="1440" w:right="1440" w:bottom="1440" w:left="2000" w:header="708" w:footer="708" w:gutter="0"/>
          <w:cols w:space="708"/>
          <w:docGrid w:linePitch="360"/>
          <w:sectPrChange w:id="5" w:author="Author A" w:date="2026-10-11T16:39:00Z" w16du:dateUtc="2026-10-11T15:39:00Z">
            <w:sectPr w:rsidR="00D54F73" w:rsidSect="00D54F73">
              <w:type w:val="continuous"/>
              <w:pgMar w:top="1440" w:right="1440" w:bottom="1440" w:left="1440" w:header="708" w:footer="708" w:gutter="0"/>
            </w:sectPr>
          </w:sectPrChange>
        </w:sectPr>
      </w:pPr>
      <w:r>
        <w:t>Section three.</w:t>
      </w:r>
    </w:p>
    <w:p w14:paraId="1BD24418" w14:textId="77777777" w:rsidR="00D54F73" w:rsidRDefault="00D54F73"/>
    <w:p w14:paraId="230531AF" w14:textId="6C8B1FD0" w:rsidR="005D741B" w:rsidRDefault="00D54F73">
      <w:r>
        <w:t>Section four.</w:t>
      </w:r>
    </w:p>
    <w:sectPr w:rsidR="005D741B" w:rsidSect="00D54F73">
      <w:pgSz w:w="11906" w:h="16838"/>
      <w:pgMar w:top="1440" w:right="1440" w:bottom="1440" w:left="1440" w:header="708" w:footer="708" w:gutter="0"/>
      <w:cols w:num="2" w:space="720"/>
      <w:docGrid w:linePitch="360"/>
      <w:sectPrChange w:id="6" w:author="Author A" w:date="2026-10-11T16:39:00Z" w16du:dateUtc="2026-10-11T15:39:00Z">
        <w:sectPr w:rsidR="005D741B" w:rsidSect="00D54F73">
          <w:pgMar w:top="1440" w:right="1440" w:bottom="1440" w:left="1440" w:header="708" w:footer="708" w:gutter="0"/>
          <w:cols w:num="1"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73"/>
    <w:rsid w:val="004A43F2"/>
    <w:rsid w:val="005125AD"/>
    <w:rsid w:val="005D741B"/>
    <w:rsid w:val="00A1796A"/>
    <w:rsid w:val="00D54F73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A9B4"/>
  <w15:chartTrackingRefBased/>
  <w15:docId w15:val="{168E35F8-BAE3-48E5-9A24-07E2EFE1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7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54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2026-10-11T15:39:00Z</dcterms:created>
  <dcterms:modified xsi:type="dcterms:W3CDTF">2026-10-11T15:39:00Z</dcterms:modified>
</cp:coreProperties>
</file>