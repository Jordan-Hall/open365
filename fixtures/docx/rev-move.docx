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03F3E" w14:textId="1EAE42ED" w:rsidR="009E42AE" w:rsidDel="009E42AE" w:rsidRDefault="009E42AE">
      <w:pPr>
        <w:rPr>
          <w:moveFrom w:id="0" w:author="Author A" w:date="2026-10-11T15:20:00Z" w16du:dateUtc="2026-10-11T14:20:00Z"/>
        </w:rPr>
      </w:pPr>
      <w:moveFromRangeStart w:id="1" w:author="Author A" w:date="2026-10-11T15:20:00Z" w:name="move242624455"/>
      <w:moveFrom w:id="2" w:author="Author A" w:date="2026-10-11T15:20:00Z" w16du:dateUtc="2026-10-11T14:20:00Z">
        <w:r w:rsidDel="009E42AE">
          <w:t>Move alpha paragraph.</w:t>
        </w:r>
      </w:moveFrom>
    </w:p>
    <w:moveFromRangeEnd w:id="1"/>
    <w:p w14:paraId="57FC9106" w14:textId="77777777" w:rsidR="009E42AE" w:rsidRDefault="009E42AE">
      <w:pPr>
        <w:rPr>
          <w:moveTo w:id="3" w:author="Author A" w:date="2026-10-11T15:20:00Z" w16du:dateUtc="2026-10-11T14:20:00Z"/>
        </w:rPr>
      </w:pPr>
      <w:moveToRangeStart w:id="4" w:author="Author A" w:date="2026-10-11T15:20:00Z" w:name="move242624454"/>
      <w:moveTo w:id="5" w:author="Author A" w:date="2026-10-11T15:20:00Z" w16du:dateUtc="2026-10-11T14:20:00Z">
        <w:r>
          <w:t>Move gamma paragraph.</w:t>
        </w:r>
      </w:moveTo>
    </w:p>
    <w:p w14:paraId="393418F5" w14:textId="77777777" w:rsidR="009E42AE" w:rsidRDefault="009E42AE">
      <w:pPr>
        <w:rPr>
          <w:moveTo w:id="6" w:author="Author A" w:date="2026-10-11T15:20:00Z" w16du:dateUtc="2026-10-11T14:20:00Z"/>
        </w:rPr>
      </w:pPr>
      <w:moveToRangeStart w:id="7" w:author="Author A" w:date="2026-10-11T15:20:00Z" w:name="move242624455"/>
      <w:moveToRangeEnd w:id="4"/>
      <w:moveTo w:id="8" w:author="Author A" w:date="2026-10-11T15:20:00Z" w16du:dateUtc="2026-10-11T14:20:00Z">
        <w:r>
          <w:t>Move alpha paragraph.</w:t>
        </w:r>
      </w:moveTo>
    </w:p>
    <w:moveToRangeEnd w:id="7"/>
    <w:p w14:paraId="4E68318F" w14:textId="77777777" w:rsidR="009E42AE" w:rsidRDefault="009E42AE">
      <w:r>
        <w:t>Stay beta paragraph.</w:t>
      </w:r>
    </w:p>
    <w:p w14:paraId="16193298" w14:textId="0F5489B8" w:rsidR="009E42AE" w:rsidDel="009E42AE" w:rsidRDefault="009E42AE">
      <w:pPr>
        <w:rPr>
          <w:moveFrom w:id="9" w:author="Author A" w:date="2026-10-11T15:20:00Z" w16du:dateUtc="2026-10-11T14:20:00Z"/>
        </w:rPr>
      </w:pPr>
      <w:moveFromRangeStart w:id="10" w:author="Author A" w:date="2026-10-11T15:20:00Z" w:name="move242624454"/>
      <w:moveFrom w:id="11" w:author="Author A" w:date="2026-10-11T15:20:00Z" w16du:dateUtc="2026-10-11T14:20:00Z">
        <w:r w:rsidDel="009E42AE">
          <w:t>Move gamma paragraph.</w:t>
        </w:r>
      </w:moveFrom>
    </w:p>
    <w:moveFromRangeEnd w:id="10"/>
    <w:p w14:paraId="42FD77D2" w14:textId="5FB6B960" w:rsidR="005D741B" w:rsidRDefault="009E42AE">
      <w:r>
        <w:t>Stay delta paragraph.</w:t>
      </w:r>
    </w:p>
    <w:sectPr w:rsidR="005D7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Author A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2AE"/>
    <w:rsid w:val="002F41F4"/>
    <w:rsid w:val="005125AD"/>
    <w:rsid w:val="005D741B"/>
    <w:rsid w:val="009E42AE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F5B86"/>
  <w15:chartTrackingRefBased/>
  <w15:docId w15:val="{1D2A9AB1-B4D3-4E78-AD4F-941FAE281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2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2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2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2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2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2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2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2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2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2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2AE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9E42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2026-10-11T14:20:00Z</dcterms:created>
  <dcterms:modified xsi:type="dcterms:W3CDTF">2026-10-11T14:20:00Z</dcterms:modified>
</cp:coreProperties>
</file>