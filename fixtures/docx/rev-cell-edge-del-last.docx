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  <w:cellDel w:id="720" w:author="Author A" w:date="2026-01-02T03:04:00Z"/>
          </w:tcPr>
          <w:p>
            <w:del w:id="719" w:author="Author A" w:date="2026-01-02T03:04:00Z">
              <w:r>
                <w:delText xml:space="preserve">C1 old</w:delText>
              </w:r>
            </w:del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