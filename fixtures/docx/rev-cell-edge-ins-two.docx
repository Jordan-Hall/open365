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blPr>
        <w:tblW w:w="0" w:type="auto"/>
      </w:tblPr>
      <w:tblGrid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t xml:space="preserve">A1</w:t>
            </w:r>
          </w:p>
        </w:tc>
        <w:tc>
          <w:tcPr>
            <w:tcW w:w="2000" w:type="dxa"/>
            <w:cellIns w:id="706" w:author="Author A" w:date="2026-01-02T03:04:00Z"/>
          </w:tcPr>
          <w:p>
            <w:ins w:id="705" w:author="Author A" w:date="2026-01-02T03:04:00Z">
              <w:r>
                <w:t xml:space="preserve">B1 new</w:t>
              </w:r>
            </w:ins>
          </w:p>
        </w:tc>
        <w:tc>
          <w:tcPr>
            <w:tcW w:w="2000" w:type="dxa"/>
            <w:cellIns w:id="708" w:author="Author A" w:date="2026-01-02T03:04:00Z"/>
          </w:tcPr>
          <w:p>
            <w:ins w:id="707" w:author="Author A" w:date="2026-01-02T03:04:00Z">
              <w:r>
                <w:t xml:space="preserve">C1 new</w:t>
              </w:r>
            </w:ins>
          </w:p>
        </w:tc>
      </w:tr>
      <w:tr>
        <w:tc>
          <w:tcPr>
            <w:tcW w:w="2000" w:type="dxa"/>
            <w:cellIns w:id="710" w:author="Author A" w:date="2026-01-02T03:04:00Z"/>
          </w:tcPr>
          <w:p>
            <w:ins w:id="709" w:author="Author A" w:date="2026-01-02T03:04:00Z">
              <w:r>
                <w:t xml:space="preserve">A2 new</w:t>
              </w:r>
            </w:ins>
          </w:p>
        </w:tc>
        <w:tc>
          <w:tcPr>
            <w:tcW w:w="2000" w:type="dxa"/>
          </w:tcPr>
          <w:p>
            <w:r>
              <w:t xml:space="preserve">B2</w:t>
            </w:r>
          </w:p>
        </w:tc>
        <w:tc>
          <w:tcPr>
            <w:tcW w:w="2000" w:type="dxa"/>
          </w:tcPr>
          <w:p>
            <w:r>
              <w:t xml:space="preserve">C2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styles" Target="styles.xml"/></Relationships>
</file>