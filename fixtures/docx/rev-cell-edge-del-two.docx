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A1</w:t>
            </w:r>
          </w:p>
        </w:tc>
        <w:tc>
          <w:tcPr>
            <w:tcW w:w="2000" w:type="dxa"/>
            <w:cellDel w:id="722" w:author="Author A" w:date="2026-01-02T03:04:00Z"/>
          </w:tcPr>
          <w:p>
            <w:del w:id="721" w:author="Author A" w:date="2026-01-02T03:04:00Z">
              <w:r>
                <w:delText xml:space="preserve">B1 old</w:delText>
              </w:r>
            </w:del>
          </w:p>
        </w:tc>
        <w:tc>
          <w:tcPr>
            <w:tcW w:w="2000" w:type="dxa"/>
            <w:cellDel w:id="724" w:author="Author A" w:date="2026-01-02T03:04:00Z"/>
          </w:tcPr>
          <w:p>
            <w:del w:id="723" w:author="Author A" w:date="2026-01-02T03:04:00Z">
              <w:r>
                <w:delText xml:space="preserve">C1 old</w:delText>
              </w:r>
            </w:del>
          </w:p>
        </w:tc>
      </w:tr>
      <w:tr>
        <w:tc>
          <w:tcPr>
            <w:tcW w:w="2000" w:type="dxa"/>
          </w:tcPr>
          <w:p>
            <w:r>
              <w:t xml:space="preserve">A2</w:t>
            </w:r>
          </w:p>
        </w:tc>
        <w:tc>
          <w:tcPr>
            <w:tcW w:w="2000" w:type="dxa"/>
          </w:tcPr>
          <w:p>
            <w:r>
              <w:t xml:space="preserve">B2</w:t>
            </w:r>
          </w:p>
        </w:tc>
        <w:tc>
          <w:tcPr>
            <w:tcW w:w="2000" w:type="dxa"/>
          </w:tcPr>
          <w:p>
            <w:r>
              <w:t xml:space="preserve">C2</w:t>
            </w:r>
          </w:p>
        </w:tc>
      </w:tr>
    </w:tbl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/Relationships>
</file>