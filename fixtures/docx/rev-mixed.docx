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0A938" w14:textId="4E91F907" w:rsidR="005528D5" w:rsidRDefault="005528D5">
      <w:r>
        <w:t>Alpha beta</w:t>
      </w:r>
      <w:ins w:id="0" w:author="Author A" w:date="2026-10-11T18:21:00Z" w16du:dateUtc="2026-10-11T17:21:00Z">
        <w:r>
          <w:t xml:space="preserve"> </w:t>
        </w:r>
        <w:r w:rsidRPr="005528D5">
          <w:rPr>
            <w:b/>
            <w:rPrChange w:id="1" w:author="Author A" w:date="2026-10-11T18:21:00Z" w16du:dateUtc="2026-10-11T17:21:00Z">
              <w:rPr/>
            </w:rPrChange>
          </w:rPr>
          <w:t>inserted</w:t>
        </w:r>
      </w:ins>
      <w:r>
        <w:t xml:space="preserve"> </w:t>
      </w:r>
      <w:del w:id="2" w:author="Author A" w:date="2026-10-11T18:21:00Z" w16du:dateUtc="2026-10-11T17:21:00Z">
        <w:r w:rsidRPr="005528D5" w:rsidDel="005528D5">
          <w:rPr>
            <w:i/>
            <w:rPrChange w:id="3" w:author="Author A" w:date="2026-10-11T18:21:00Z" w16du:dateUtc="2026-10-11T17:21:00Z">
              <w:rPr/>
            </w:rPrChange>
          </w:rPr>
          <w:delText>gamma</w:delText>
        </w:r>
        <w:r w:rsidDel="005528D5">
          <w:delText xml:space="preserve"> </w:delText>
        </w:r>
      </w:del>
      <w:r>
        <w:t>delta.</w:t>
      </w:r>
    </w:p>
    <w:p w14:paraId="2C0566A1" w14:textId="45566D94" w:rsidR="005528D5" w:rsidRDefault="005528D5" w:rsidP="005528D5">
      <w:pPr>
        <w:jc w:val="right"/>
        <w:pPrChange w:id="4" w:author="Author A" w:date="2026-10-11T18:21:00Z" w16du:dateUtc="2026-10-11T17:21:00Z">
          <w:pPr/>
        </w:pPrChange>
      </w:pPr>
      <w:r>
        <w:t xml:space="preserve">Second </w:t>
      </w:r>
      <w:ins w:id="5" w:author="Author A" w:date="2026-10-11T18:21:00Z" w16du:dateUtc="2026-10-11T17:21:00Z">
        <w:r>
          <w:t>LINE</w:t>
        </w:r>
      </w:ins>
      <w:del w:id="6" w:author="Author A" w:date="2026-10-11T18:21:00Z" w16du:dateUtc="2026-10-11T17:21:00Z">
        <w:r w:rsidDel="005528D5">
          <w:delText>line</w:delText>
        </w:r>
      </w:del>
      <w:r>
        <w:t xml:space="preserve"> of text.</w:t>
      </w:r>
    </w:p>
    <w:p w14:paraId="313B35F0" w14:textId="77777777" w:rsidR="005528D5" w:rsidRDefault="005528D5">
      <w:pPr>
        <w:rPr>
          <w:ins w:id="7" w:author="Author A" w:date="2026-10-11T18:21:00Z" w16du:dateUtc="2026-10-11T17:21:00Z"/>
        </w:rPr>
      </w:pPr>
    </w:p>
    <w:p w14:paraId="283C9D90" w14:textId="77C691ED" w:rsidR="005D741B" w:rsidRDefault="005528D5">
      <w:ins w:id="8" w:author="Author A" w:date="2026-10-11T18:21:00Z" w16du:dateUtc="2026-10-11T17:21:00Z">
        <w:r>
          <w:t>Inserted before third</w:t>
        </w:r>
      </w:ins>
      <w:r>
        <w:t>Third line of text.</w:t>
      </w:r>
    </w:p>
    <w:sectPr w:rsidR="005D74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uthor A">
    <w15:presenceInfo w15:providerId="None" w15:userId="Author 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Author A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8D5"/>
    <w:rsid w:val="005125AD"/>
    <w:rsid w:val="005528D5"/>
    <w:rsid w:val="005D741B"/>
    <w:rsid w:val="00A1796A"/>
    <w:rsid w:val="00CB781D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BABD4"/>
  <w15:chartTrackingRefBased/>
  <w15:docId w15:val="{DFD4A4E3-8E08-4CC5-98E8-5001E05D6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8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8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8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8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8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8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8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8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8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8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8D5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5528D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A</dc:creator>
  <cp:keywords/>
  <dc:description/>
  <cp:lastModifiedBy>Author A</cp:lastModifiedBy>
  <cp:revision>1</cp:revision>
  <dcterms:created xsi:type="dcterms:W3CDTF">2026-10-11T17:21:00Z</dcterms:created>
  <dcterms:modified xsi:type="dcterms:W3CDTF">2026-10-11T17:21:00Z</dcterms:modified>
</cp:coreProperties>
</file>