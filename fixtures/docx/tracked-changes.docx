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91FD" w14:textId="0F70D271" w:rsidR="005D741B" w:rsidRDefault="00EF72BC" w:rsidP="00EF72BC">
      <w:del w:id="0" w:author="Author" w:date="2026-10-10T18:44:00Z" w16du:dateUtc="2026-10-10T17:44:00Z">
        <w:r w:rsidDel="00EF72BC">
          <w:delText xml:space="preserve">Delete this sentence. </w:delText>
        </w:r>
      </w:del>
      <w:r>
        <w:t xml:space="preserve">Keep this one. </w:t>
      </w:r>
      <w:r w:rsidRPr="00EF72BC">
        <w:rPr>
          <w:b/>
          <w:rPrChange w:id="1" w:author="Author" w:date="2026-10-10T18:44:00Z" w16du:dateUtc="2026-10-10T17:44:00Z">
            <w:rPr/>
          </w:rPrChange>
        </w:rPr>
        <w:t>Format this one.</w:t>
      </w:r>
    </w:p>
    <w:p w14:paraId="45787341" w14:textId="7A5A417E" w:rsidR="00EF72BC" w:rsidRDefault="00EF72BC" w:rsidP="00EF72BC">
      <w:ins w:id="2" w:author="Author" w:date="2026-10-10T18:44:00Z" w16du:dateUtc="2026-10-10T17:44:00Z">
        <w:r>
          <w:t xml:space="preserve"> Inserted text.</w:t>
        </w:r>
      </w:ins>
    </w:p>
    <w:sectPr w:rsidR="00EF7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BC"/>
    <w:rsid w:val="00370AE9"/>
    <w:rsid w:val="005125AD"/>
    <w:rsid w:val="005D741B"/>
    <w:rsid w:val="00A1796A"/>
    <w:rsid w:val="00EF72BC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7E10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2B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EF72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60</Characters>
  <Application>Microsoft Office Word</Application>
  <DocSecurity>0</DocSecurity>
  <Lines>1</Lines>
  <Paragraphs>1</Paragraphs>
  <ScaleCrop>false</ScaleCrop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