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43B52" w14:textId="77777777" w:rsidR="00214259" w:rsidRDefault="00214259">
      <w:r>
        <w:t>Before table.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008"/>
        <w:gridCol w:w="3009"/>
        <w:gridCol w:w="3009"/>
      </w:tblGrid>
      <w:tr w:rsidR="00214259" w14:paraId="558EBD9F" w14:textId="00BF45D8" w:rsidTr="007C6CDC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EB34535" w14:textId="209C43C4" w:rsidR="00214259" w:rsidRDefault="00214259">
            <w:r>
              <w:t>R1C1</w:t>
            </w:r>
          </w:p>
        </w:tc>
        <w:tc>
          <w:tcPr>
            <w:tcW w:w="3009" w:type="dxa"/>
          </w:tcPr>
          <w:p w14:paraId="16D71D61" w14:textId="2D79A76D" w:rsidR="00214259" w:rsidRDefault="00214259">
            <w:r>
              <w:t>R1C3</w:t>
            </w:r>
          </w:p>
        </w:tc>
        <w:tc>
          <w:tcPr>
            <w:tcW w:w="3009" w:type="dxa"/>
          </w:tcPr>
          <w:p w14:paraId="44E722A5" w14:textId="77777777" w:rsidR="00214259" w:rsidRDefault="00214259"/>
        </w:tc>
      </w:tr>
      <w:tr w:rsidR="00214259" w14:paraId="59F57E3F" w14:textId="7228F01A" w:rsidTr="007C6CDC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600D5D1E" w14:textId="2F18D86A" w:rsidR="00214259" w:rsidRDefault="00214259">
            <w:r>
              <w:t>R2C1</w:t>
            </w:r>
          </w:p>
        </w:tc>
        <w:tc>
          <w:tcPr>
            <w:tcW w:w="3009" w:type="dxa"/>
          </w:tcPr>
          <w:p w14:paraId="32113A47" w14:textId="31BF93C4" w:rsidR="00214259" w:rsidRDefault="00214259">
            <w:r>
              <w:t>R2C3</w:t>
            </w:r>
          </w:p>
        </w:tc>
        <w:tc>
          <w:tcPr>
            <w:tcW w:w="3009" w:type="dxa"/>
          </w:tcPr>
          <w:p w14:paraId="27900AC9" w14:textId="77777777" w:rsidR="00214259" w:rsidRDefault="00214259">
            <w:pPr>
              <w:rPr>
                <w:ins w:id="0" w:author="Author A" w:date="2026-10-11T15:20:00Z" w16du:dateUtc="2026-10-11T14:20:00Z"/>
              </w:rPr>
            </w:pPr>
          </w:p>
        </w:tc>
      </w:tr>
      <w:tr w:rsidR="00214259" w14:paraId="52159259" w14:textId="5BFA85E1" w:rsidTr="007C6CDC">
        <w:tblPrEx>
          <w:tblCellMar>
            <w:top w:w="0" w:type="dxa"/>
            <w:bottom w:w="0" w:type="dxa"/>
          </w:tblCellMar>
        </w:tblPrEx>
        <w:tc>
          <w:tcPr>
            <w:tcW w:w="3008" w:type="dxa"/>
          </w:tcPr>
          <w:p w14:paraId="39F92987" w14:textId="1D948A51" w:rsidR="00214259" w:rsidRDefault="00214259">
            <w:r>
              <w:t>R3C1</w:t>
            </w:r>
          </w:p>
        </w:tc>
        <w:tc>
          <w:tcPr>
            <w:tcW w:w="3009" w:type="dxa"/>
          </w:tcPr>
          <w:p w14:paraId="6D8CEAB8" w14:textId="7D1F6037" w:rsidR="00214259" w:rsidRDefault="00214259">
            <w:r>
              <w:t>R3C3</w:t>
            </w:r>
          </w:p>
        </w:tc>
        <w:tc>
          <w:tcPr>
            <w:tcW w:w="3009" w:type="dxa"/>
          </w:tcPr>
          <w:p w14:paraId="34EEDFCE" w14:textId="77777777" w:rsidR="00214259" w:rsidRDefault="00214259">
            <w:pPr>
              <w:rPr>
                <w:ins w:id="1" w:author="Author A" w:date="2026-10-11T15:20:00Z" w16du:dateUtc="2026-10-11T14:20:00Z"/>
              </w:rPr>
            </w:pPr>
          </w:p>
        </w:tc>
      </w:tr>
    </w:tbl>
    <w:p w14:paraId="0FE873F4" w14:textId="4774AA28" w:rsidR="005D741B" w:rsidRDefault="00214259">
      <w:r>
        <w:t>After table.</w:t>
      </w:r>
    </w:p>
    <w:sectPr w:rsidR="005D7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uthor A">
    <w15:presenceInfo w15:providerId="None" w15:userId="Author 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Author A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259"/>
    <w:rsid w:val="00214259"/>
    <w:rsid w:val="002F41F4"/>
    <w:rsid w:val="005125AD"/>
    <w:rsid w:val="005D741B"/>
    <w:rsid w:val="00A1796A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AD0AB"/>
  <w15:chartTrackingRefBased/>
  <w15:docId w15:val="{AB6DDF7F-3682-4920-BD45-EAB741FC2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4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4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42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4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42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4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4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4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4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42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42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42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42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42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4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4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4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4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4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4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4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4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4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4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4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42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42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42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4259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21425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2026-10-11T14:20:00Z</dcterms:created>
  <dcterms:modified xsi:type="dcterms:W3CDTF">2026-10-11T14:20:00Z</dcterms:modified>
</cp:coreProperties>
</file>