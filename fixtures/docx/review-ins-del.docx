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mc="http://schemas.openxmlformats.org/markup-compatibility/2006" mc:Ignorable="w14 w15">
  <w:body>
    <w:p>
      <w:r>
        <w:t xml:space="preserve">Alpha </w:t>
      </w:r>
      <w:ins w:id="101" w:author="Reviewer A" w:date="2026-01-02T03:04:00Z">
        <w:r>
          <w:t xml:space="preserve">beta </w:t>
        </w:r>
      </w:ins>
      <w:r>
        <w:t xml:space="preserve">gamma </w:t>
      </w:r>
      <w:del w:id="102" w:author="Reviewer A" w:date="2026-01-02T03:04:00Z">
        <w:r>
          <w:delText xml:space="preserve">delta </w:delText>
        </w:r>
      </w:del>
      <w:r>
        <w:t xml:space="preserve">epsilon</w:t>
      </w:r>
    </w:p>
    <w:p>
      <w:r>
        <w:t xml:space="preserve">One </w:t>
      </w:r>
      <w:ins w:id="103" w:author="Reviewer B" w:date="2026-01-02T03:04:00Z">
        <w:r>
          <w:t xml:space="preserve">two</w:t>
        </w:r>
      </w:ins>
      <w:del w:id="104" w:author="Reviewer B" w:date="2026-01-02T03:04:00Z">
        <w:r>
          <w:delText xml:space="preserve"> three</w:delText>
        </w:r>
      </w:del>
      <w:r>
        <w:t xml:space="preserve"> four</w:t>
      </w:r>
    </w:p>
    <w:p>
      <w:ins w:id="106" w:author="Reviewer A" w:date="2026-01-02T03:04:00Z">
        <w:r>
          <w:t xml:space="preserve">keep </w:t>
        </w:r>
        <w:del w:id="105" w:author="Reviewer B" w:date="2026-01-02T03:04:00Z">
          <w:r>
            <w:delText xml:space="preserve">gone</w:delText>
          </w:r>
        </w:del>
        <w:r>
          <w:t xml:space="preserve">tail</w:t>
        </w:r>
      </w:ins>
    </w:p>
    <w:p>
      <w:ins w:id="107" w:author="Reviewer A" w:date="2026-01-02T03:04:00Z">
        <w:r>
          <w:rPr>
            <w:b/>
          </w:rPr>
          <w:t xml:space="preserve">bold </w:t>
        </w:r>
        <w:r>
          <w:t xml:space="preserve">plain</w:t>
        </w:r>
      </w:ins>
    </w:p>
    <w:p>
      <w:ins w:id="108" w:author="Reviewer A" w:date="2026-01-02T03:04:00Z">
        <w:r>
          <w:t xml:space="preserve">x</w:t>
        </w:r>
      </w:ins>
      <w:ins w:id="109" w:author="Reviewer A" w:date="2026-01-02T03:04:00Z">
        <w:r>
          <w:t xml:space="preserve">y</w:t>
        </w:r>
      </w:ins>
      <w:r>
        <w:t xml:space="preserve"> end</w:t>
      </w:r>
    </w:p>
    <w:p>
      <w:del w:id="110" w:author="Reviewer A" w:date="2026-01-02T03:04:00Z">
        <w:r>
          <w:delText xml:space="preserve">whole paragraph deleted text</w:delText>
        </w:r>
      </w:del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styles" Target="styles.xml"/></Relationships>
</file>